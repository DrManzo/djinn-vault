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14="http://schemas.microsoft.com/office/drawing/2010/main" mc:Ignorable="w14 w15 w16se w16cid w16 w16cex w16sdtdh wp14">
  <w:body>
    <w:p w:rsidRPr="00752E9C" w:rsidR="00AE7A77" w:rsidP="00752E9C" w:rsidRDefault="00045461" w14:paraId="3395A379" w14:textId="77777777">
      <w:pPr>
        <w:pStyle w:val="GraphicAnchor"/>
      </w:pPr>
      <w:r>
        <w:rPr>
          <w:noProof/>
        </w:rPr>
        <mc:AlternateContent>
          <mc:Choice Requires="wpg">
            <w:drawing>
              <wp:anchor distT="0" distB="0" distL="114300" distR="114300" simplePos="0" relativeHeight="251728896" behindDoc="1" locked="1" layoutInCell="1" allowOverlap="1" wp14:anchorId="72A59CE8" wp14:editId="203D6876">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adec="http://schemas.microsoft.com/office/drawing/2017/decorative" xmlns:a="http://schemas.openxmlformats.org/drawingml/2006/main">
            <w:pict>
              <v:group id="Group 2" style="position:absolute;margin-left:-36pt;margin-top:-36pt;width:612pt;height:792.7pt;z-index:-251587584;mso-width-relative:margin;mso-height-relative:margin" alt="&quot;&quot;" coordsize="77700,100646" o:spid="_x0000_s1026" w14:anchorId="284B4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rUqSAAAGm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&#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3679B4" w:rsidTr="1C10F2EB" w14:paraId="369A47B9" w14:textId="77777777">
        <w:tc>
          <w:tcPr>
            <w:tcW w:w="2630" w:type="dxa"/>
            <w:tcMar/>
            <w:vAlign w:val="bottom"/>
          </w:tcPr>
          <w:p w:rsidRPr="004C267E" w:rsidR="003679B4" w:rsidP="003679B4" w:rsidRDefault="003679B4" w14:paraId="64972415" w14:textId="682B2871">
            <w:pPr>
              <w:pStyle w:val="H2SidebarGREEN"/>
              <w:rPr>
                <w:color w:val="auto"/>
                <w:sz w:val="20"/>
                <w:szCs w:val="20"/>
              </w:rPr>
            </w:pPr>
            <w:r w:rsidRPr="004C267E">
              <w:rPr>
                <w:color w:val="auto"/>
                <w:sz w:val="20"/>
                <w:szCs w:val="20"/>
              </w:rPr>
              <w:t>[Student Name]</w:t>
            </w:r>
          </w:p>
          <w:p w:rsidR="004C267E" w:rsidP="003679B4" w:rsidRDefault="003679B4" w14:paraId="120270BB" w14:textId="77777777">
            <w:pPr>
              <w:pStyle w:val="H2SidebarGREEN"/>
              <w:rPr>
                <w:color w:val="auto"/>
                <w:sz w:val="20"/>
                <w:szCs w:val="20"/>
              </w:rPr>
            </w:pPr>
            <w:r w:rsidRPr="004C267E">
              <w:rPr>
                <w:color w:val="auto"/>
                <w:sz w:val="20"/>
                <w:szCs w:val="20"/>
              </w:rPr>
              <w:t>PSY-102 General Psychology</w:t>
            </w:r>
          </w:p>
          <w:p w:rsidRPr="004C267E" w:rsidR="003679B4" w:rsidP="003679B4" w:rsidRDefault="004C267E" w14:paraId="3D580523" w14:textId="20566574">
            <w:pPr>
              <w:pStyle w:val="H2SidebarGREEN"/>
              <w:rPr>
                <w:color w:val="auto"/>
                <w:sz w:val="20"/>
                <w:szCs w:val="20"/>
              </w:rPr>
            </w:pPr>
            <w:r>
              <w:rPr>
                <w:color w:val="auto"/>
                <w:sz w:val="20"/>
                <w:szCs w:val="20"/>
              </w:rPr>
              <w:t>[Teacher’s name]</w:t>
            </w:r>
            <w:r w:rsidRPr="004C267E" w:rsidR="003679B4">
              <w:rPr>
                <w:color w:val="auto"/>
                <w:sz w:val="20"/>
                <w:szCs w:val="20"/>
              </w:rPr>
              <w:t xml:space="preserve"> </w:t>
            </w:r>
          </w:p>
          <w:p w:rsidRPr="003679B4" w:rsidR="003679B4" w:rsidP="003679B4" w:rsidRDefault="003679B4" w14:paraId="0EAD2649" w14:textId="79B1C94A">
            <w:pPr>
              <w:pStyle w:val="H2SidebarGREEN"/>
              <w:rPr>
                <w:rFonts w:ascii="Times New Roman"/>
                <w:sz w:val="20"/>
                <w:szCs w:val="20"/>
              </w:rPr>
            </w:pPr>
            <w:r w:rsidRPr="004C267E">
              <w:rPr>
                <w:color w:val="auto"/>
                <w:sz w:val="20"/>
                <w:szCs w:val="20"/>
              </w:rPr>
              <w:t>[DATE]</w:t>
            </w:r>
            <w:r w:rsidRPr="003679B4">
              <w:rPr>
                <w:color w:val="auto"/>
                <w:sz w:val="20"/>
                <w:szCs w:val="20"/>
              </w:rPr>
              <w:t xml:space="preserve"> </w:t>
            </w:r>
          </w:p>
        </w:tc>
        <w:tc>
          <w:tcPr>
            <w:tcW w:w="1056" w:type="dxa"/>
            <w:tcMar/>
          </w:tcPr>
          <w:p w:rsidR="003679B4" w:rsidP="003679B4" w:rsidRDefault="003679B4" w14:paraId="23A28361" w14:textId="77777777">
            <w:pPr>
              <w:rPr>
                <w:rFonts w:ascii="Times New Roman"/>
                <w:sz w:val="17"/>
              </w:rPr>
            </w:pPr>
          </w:p>
        </w:tc>
        <w:tc>
          <w:tcPr>
            <w:tcW w:w="7356" w:type="dxa"/>
            <w:tcMar/>
          </w:tcPr>
          <w:p w:rsidRPr="00D231DD" w:rsidR="003679B4" w:rsidP="0074608E" w:rsidRDefault="00D231DD" w14:paraId="2C96F74E" w14:textId="1C08BA7C">
            <w:pPr>
              <w:pStyle w:val="MastheadGREEN"/>
              <w:jc w:val="center"/>
              <w:rPr>
                <w:sz w:val="52"/>
                <w:szCs w:val="52"/>
              </w:rPr>
            </w:pPr>
            <w:r w:rsidRPr="00D231DD">
              <w:rPr>
                <w:sz w:val="52"/>
                <w:szCs w:val="52"/>
              </w:rPr>
              <w:t>Mental Health and Wellness</w:t>
            </w:r>
          </w:p>
        </w:tc>
      </w:tr>
      <w:tr w:rsidRPr="008A2CFA" w:rsidR="003679B4" w:rsidTr="1C10F2EB" w14:paraId="1B987DFC" w14:textId="70ECD4D5">
        <w:trPr>
          <w:trHeight w:val="869"/>
        </w:trPr>
        <w:tc>
          <w:tcPr>
            <w:tcW w:w="2630" w:type="dxa"/>
            <w:tcMar/>
          </w:tcPr>
          <w:p w:rsidR="003679B4" w:rsidP="003679B4" w:rsidRDefault="003679B4" w14:paraId="57BE5C9F" w14:textId="77777777">
            <w:pPr>
              <w:rPr>
                <w:rFonts w:ascii="Times New Roman"/>
                <w:sz w:val="17"/>
              </w:rPr>
            </w:pPr>
          </w:p>
        </w:tc>
        <w:tc>
          <w:tcPr>
            <w:tcW w:w="1056" w:type="dxa"/>
            <w:tcMar/>
          </w:tcPr>
          <w:p w:rsidR="003679B4" w:rsidP="003679B4" w:rsidRDefault="003679B4" w14:paraId="3CF4267D" w14:textId="77777777">
            <w:pPr>
              <w:rPr>
                <w:rFonts w:ascii="Times New Roman"/>
                <w:sz w:val="17"/>
              </w:rPr>
            </w:pPr>
          </w:p>
        </w:tc>
        <w:tc>
          <w:tcPr>
            <w:tcW w:w="7356" w:type="dxa"/>
            <w:tcMar/>
          </w:tcPr>
          <w:p w:rsidRPr="008A2CFA" w:rsidR="003679B4" w:rsidP="003679B4" w:rsidRDefault="003679B4" w14:paraId="4FAE0843" w14:textId="66480799">
            <w:pPr>
              <w:pStyle w:val="H1Headers"/>
              <w:rPr>
                <w:b/>
                <w:bCs/>
                <w:color w:val="70AD47" w:themeColor="accent6"/>
                <w:sz w:val="40"/>
                <w:szCs w:val="40"/>
              </w:rPr>
            </w:pPr>
            <w:r w:rsidRPr="008A2CFA">
              <w:rPr>
                <w:b/>
                <w:bCs/>
                <w:color w:val="70AD47" w:themeColor="accent6"/>
                <w:sz w:val="40"/>
                <w:szCs w:val="40"/>
              </w:rPr>
              <w:t>[</w:t>
            </w:r>
            <w:r w:rsidR="00EF5F37">
              <w:rPr>
                <w:b/>
                <w:bCs/>
                <w:color w:val="70AD47" w:themeColor="accent6"/>
                <w:sz w:val="40"/>
                <w:szCs w:val="40"/>
              </w:rPr>
              <w:t>Psychological</w:t>
            </w:r>
            <w:r w:rsidRPr="008A2CFA">
              <w:rPr>
                <w:b/>
                <w:bCs/>
                <w:color w:val="70AD47" w:themeColor="accent6"/>
                <w:sz w:val="40"/>
                <w:szCs w:val="40"/>
              </w:rPr>
              <w:t xml:space="preserve"> Disorder </w:t>
            </w:r>
            <w:r w:rsidR="00CB727E">
              <w:rPr>
                <w:b/>
                <w:bCs/>
                <w:color w:val="70AD47" w:themeColor="accent6"/>
                <w:sz w:val="40"/>
                <w:szCs w:val="40"/>
              </w:rPr>
              <w:t xml:space="preserve">Name </w:t>
            </w:r>
            <w:r w:rsidRPr="008A2CFA">
              <w:rPr>
                <w:b/>
                <w:bCs/>
                <w:color w:val="70AD47" w:themeColor="accent6"/>
                <w:sz w:val="40"/>
                <w:szCs w:val="40"/>
              </w:rPr>
              <w:t>Here]</w:t>
            </w:r>
          </w:p>
          <w:p w:rsidR="008A2CFA" w:rsidP="00397B87" w:rsidRDefault="00397B87" w14:paraId="75E4F2CD" w14:textId="65804331">
            <w:r w:rsidRPr="008A2CFA" w:rsidR="00397B87">
              <w:rPr/>
              <w:t xml:space="preserve">In this section of your brochure, explain in detail the psychological disorder you have chosen. Some examples include Generalized Anxiety Disorder (GAD), </w:t>
            </w:r>
            <w:r w:rsidRPr="008A2CFA" w:rsidR="00397B87">
              <w:rPr>
                <w:spacing w:val="2"/>
              </w:rPr>
              <w:t xml:space="preserve">Major Depressive Disorder (MDD), </w:t>
            </w:r>
            <w:bookmarkStart w:name="_Int_kbcsNV4J" w:id="103980495"/>
            <w:r w:rsidRPr="008A2CFA" w:rsidR="00397B87">
              <w:rPr>
                <w:spacing w:val="2"/>
              </w:rPr>
              <w:t>Posttraumatic Stress Disorder</w:t>
            </w:r>
            <w:bookmarkEnd w:id="103980495"/>
            <w:r w:rsidRPr="008A2CFA" w:rsidR="00397B87">
              <w:rPr>
                <w:spacing w:val="2"/>
              </w:rPr>
              <w:t xml:space="preserve"> (PTSD), </w:t>
            </w:r>
            <w:bookmarkStart w:name="_Int_IXL8fr1G" w:id="1010733756"/>
            <w:r w:rsidRPr="008A2CFA" w:rsidR="00397B87">
              <w:rPr>
                <w:spacing w:val="2"/>
              </w:rPr>
              <w:t>Substance Use Disorder</w:t>
            </w:r>
            <w:bookmarkEnd w:id="1010733756"/>
            <w:r w:rsidRPr="008A2CFA" w:rsidR="00397B87">
              <w:rPr>
                <w:spacing w:val="2"/>
              </w:rPr>
              <w:t xml:space="preserve"> (SUD), Schizophrenia, Attention Deficit Hyperactivity Disorder (ADHD), </w:t>
            </w:r>
            <w:bookmarkStart w:name="_Int_MGXMyrpO" w:id="2003123070"/>
            <w:r w:rsidRPr="008A2CFA" w:rsidR="00397B87">
              <w:rPr>
                <w:spacing w:val="2"/>
              </w:rPr>
              <w:t xml:space="preserve">Autism Spectrum Disorder</w:t>
            </w:r>
            <w:bookmarkEnd w:id="2003123070"/>
            <w:r w:rsidRPr="008A2CFA" w:rsidR="00397B87">
              <w:rPr>
                <w:spacing w:val="2"/>
              </w:rPr>
              <w:t xml:space="preserve"> (ASD), and many more. Describe the d</w:t>
            </w:r>
            <w:r w:rsidRPr="008A2CFA" w:rsidR="008A2CFA">
              <w:rPr>
                <w:spacing w:val="2"/>
              </w:rPr>
              <w:t xml:space="preserve">isorder, and what individuals it commonly affects (for example, does it affect women more than </w:t>
            </w:r>
            <w:r w:rsidRPr="008A2CFA" w:rsidR="008A2CFA">
              <w:rPr>
                <w:spacing w:val="2"/>
              </w:rPr>
              <w:t>men, is</w:t>
            </w:r>
            <w:r w:rsidRPr="008A2CFA" w:rsidR="008A2CFA">
              <w:rPr>
                <w:spacing w:val="2"/>
              </w:rPr>
              <w:t xml:space="preserve"> there a certain age range it commonly affects, is there a population like veterans or young children it more often is seen in, etc.). This section should be a minimum of 100 words</w:t>
            </w:r>
            <w:r w:rsidR="009B1FBD">
              <w:rPr>
                <w:spacing w:val="2"/>
              </w:rPr>
              <w:t>, but you are welcome to write more</w:t>
            </w:r>
            <w:r w:rsidRPr="008A2CFA" w:rsidR="008A2CFA">
              <w:rPr>
                <w:spacing w:val="2"/>
              </w:rPr>
              <w:t xml:space="preserve">. </w:t>
            </w:r>
            <w:r w:rsidRPr="008A2CFA" w:rsidR="00397B87">
              <w:rPr>
                <w:spacing w:val="2"/>
              </w:rPr>
              <w:t xml:space="preserve">Summarize information from your sources and include supportive </w:t>
            </w:r>
            <w:bookmarkStart w:name="_Int_tXgQhhdm" w:id="2"/>
            <w:r w:rsidRPr="008A2CFA" w:rsidR="00397B87">
              <w:rPr>
                <w:spacing w:val="2"/>
              </w:rPr>
              <w:t>APA</w:t>
            </w:r>
            <w:bookmarkEnd w:id="2"/>
            <w:r w:rsidR="00397B87">
              <w:rPr/>
              <w:t xml:space="preserve"> in</w:t>
            </w:r>
            <w:r w:rsidR="001E1615">
              <w:rPr/>
              <w:t>-</w:t>
            </w:r>
            <w:r w:rsidR="00397B87">
              <w:rPr/>
              <w:t>text citation in each section on your brochure.</w:t>
            </w:r>
          </w:p>
          <w:p w:rsidR="008A2CFA" w:rsidP="00397B87" w:rsidRDefault="008A2CFA" w14:paraId="019A5E18" w14:textId="77777777">
            <w:pPr>
              <w:rPr>
                <w:spacing w:val="2"/>
              </w:rPr>
            </w:pPr>
            <w:r>
              <w:rPr>
                <w:spacing w:val="2"/>
              </w:rPr>
              <w:t>In this brochure you can add images and you can change things like font, headings, etc. as you wish.</w:t>
            </w:r>
          </w:p>
          <w:p w:rsidR="009B1FBD" w:rsidP="00397B87" w:rsidRDefault="009B1FBD" w14:paraId="2B3BDF4A" w14:textId="77777777">
            <w:pPr>
              <w:rPr>
                <w:b/>
                <w:bCs/>
                <w:color w:val="70AD47" w:themeColor="accent6"/>
                <w:sz w:val="40"/>
                <w:szCs w:val="40"/>
              </w:rPr>
            </w:pPr>
            <w:r>
              <w:rPr>
                <w:b/>
                <w:bCs/>
                <w:color w:val="70AD47" w:themeColor="accent6"/>
                <w:sz w:val="40"/>
                <w:szCs w:val="40"/>
              </w:rPr>
              <w:t>Causes of the disorder</w:t>
            </w:r>
          </w:p>
          <w:p w:rsidRPr="008A2CFA" w:rsidR="009B1FBD" w:rsidP="00397B87" w:rsidRDefault="009B1FBD" w14:paraId="48ADD415" w14:textId="4FC33D83">
            <w:r w:rsidR="009B1FBD">
              <w:rPr>
                <w:spacing w:val="2"/>
              </w:rPr>
              <w:t>In this part of your brochure, explain common causes of the disorder. For example, the disorder may be commonly due to environmental events (</w:t>
            </w:r>
            <w:r w:rsidR="00F500E9">
              <w:rPr>
                <w:spacing w:val="2"/>
              </w:rPr>
              <w:t>i.e.,</w:t>
            </w:r>
            <w:r w:rsidR="009B1FBD">
              <w:rPr>
                <w:spacing w:val="2"/>
              </w:rPr>
              <w:t xml:space="preserve"> trauma), or it may be a genetic or developmental disorder. Think about the bio-psycho-social approach (what biological, social, or psychological causes for this disorder are there?)</w:t>
            </w:r>
            <w:r w:rsidR="009B1FBD">
              <w:rPr>
                <w:spacing w:val="2"/>
              </w:rPr>
              <w:t xml:space="preserve">. </w:t>
            </w:r>
            <w:bookmarkStart w:name="_Int_DKyTcGA1" w:id="6"/>
            <w:r w:rsidR="009B1FBD">
              <w:rPr>
                <w:spacing w:val="2"/>
              </w:rPr>
              <w:t>Perhaps there</w:t>
            </w:r>
            <w:bookmarkEnd w:id="6"/>
            <w:r w:rsidR="009B1FBD">
              <w:rPr>
                <w:spacing w:val="2"/>
              </w:rPr>
              <w:t xml:space="preserve"> are also risk factors that influence how severe a person’s disorder is. </w:t>
            </w:r>
            <w:r w:rsidRPr="008A2CFA" w:rsidR="009B1FBD">
              <w:rPr>
                <w:spacing w:val="2"/>
              </w:rPr>
              <w:t>This section should be a minimum of 100 words</w:t>
            </w:r>
            <w:r w:rsidR="009B1FBD">
              <w:rPr>
                <w:spacing w:val="2"/>
              </w:rPr>
              <w:t>, but you are welcome to write more</w:t>
            </w:r>
            <w:r w:rsidRPr="008A2CFA" w:rsidR="009B1FBD">
              <w:rPr>
                <w:spacing w:val="2"/>
              </w:rPr>
              <w:t>. Summarize information from your sources and include supportive APA in</w:t>
            </w:r>
            <w:r w:rsidR="006D26EF">
              <w:rPr>
                <w:spacing w:val="2"/>
              </w:rPr>
              <w:t>-</w:t>
            </w:r>
            <w:r w:rsidRPr="008A2CFA" w:rsidR="009B1FBD">
              <w:rPr>
                <w:spacing w:val="2"/>
              </w:rPr>
              <w:t>text citation in each section on your brochure.</w:t>
            </w:r>
          </w:p>
        </w:tc>
      </w:tr>
      <w:tr w:rsidR="003679B4" w:rsidTr="1C10F2EB" w14:paraId="0DAEB701" w14:textId="77777777">
        <w:trPr>
          <w:gridAfter w:val="1"/>
          <w:wAfter w:w="7356" w:type="dxa"/>
        </w:trPr>
        <w:tc>
          <w:tcPr>
            <w:tcW w:w="2630" w:type="dxa"/>
            <w:tcMar/>
            <w:vAlign w:val="bottom"/>
          </w:tcPr>
          <w:p w:rsidRPr="000C05AE" w:rsidR="003679B4" w:rsidP="003679B4" w:rsidRDefault="009B1FBD" w14:paraId="2EB61321" w14:textId="37154BD4">
            <w:pPr>
              <w:pStyle w:val="SidebarBody"/>
            </w:pPr>
            <w:r>
              <w:t xml:space="preserve"> </w:t>
            </w:r>
          </w:p>
        </w:tc>
        <w:tc>
          <w:tcPr>
            <w:tcW w:w="1056" w:type="dxa"/>
            <w:tcMar/>
          </w:tcPr>
          <w:p w:rsidR="003679B4" w:rsidP="003679B4" w:rsidRDefault="003679B4" w14:paraId="1A08B30E" w14:textId="77777777">
            <w:pPr>
              <w:rPr>
                <w:rFonts w:ascii="Times New Roman"/>
                <w:sz w:val="17"/>
              </w:rPr>
            </w:pPr>
          </w:p>
        </w:tc>
      </w:tr>
      <w:tr w:rsidR="003679B4" w:rsidTr="1C10F2EB" w14:paraId="115B166B" w14:textId="77777777">
        <w:trPr>
          <w:trHeight w:val="288"/>
        </w:trPr>
        <w:tc>
          <w:tcPr>
            <w:tcW w:w="2630" w:type="dxa"/>
            <w:tcMar/>
          </w:tcPr>
          <w:p w:rsidR="003679B4" w:rsidP="003679B4" w:rsidRDefault="003679B4" w14:paraId="02AF4A5A" w14:textId="77777777">
            <w:pPr>
              <w:spacing w:before="0"/>
              <w:rPr>
                <w:rFonts w:ascii="Times New Roman"/>
                <w:sz w:val="17"/>
              </w:rPr>
            </w:pPr>
          </w:p>
        </w:tc>
        <w:tc>
          <w:tcPr>
            <w:tcW w:w="1056" w:type="dxa"/>
            <w:tcMar/>
          </w:tcPr>
          <w:p w:rsidR="003679B4" w:rsidP="003679B4" w:rsidRDefault="003679B4" w14:paraId="19C41FE3" w14:textId="77777777">
            <w:pPr>
              <w:spacing w:before="0"/>
              <w:rPr>
                <w:rFonts w:ascii="Times New Roman"/>
                <w:sz w:val="17"/>
              </w:rPr>
            </w:pPr>
          </w:p>
        </w:tc>
        <w:tc>
          <w:tcPr>
            <w:tcW w:w="7356" w:type="dxa"/>
            <w:tcMar/>
          </w:tcPr>
          <w:p w:rsidR="003679B4" w:rsidP="003679B4" w:rsidRDefault="003679B4" w14:paraId="38B380DA" w14:textId="77777777">
            <w:pPr>
              <w:spacing w:before="0"/>
              <w:rPr>
                <w:rFonts w:ascii="Times New Roman"/>
                <w:sz w:val="17"/>
              </w:rPr>
            </w:pPr>
          </w:p>
          <w:p w:rsidR="003679B4" w:rsidP="003679B4" w:rsidRDefault="003679B4" w14:paraId="1407FBFF" w14:textId="6EDD3E7F">
            <w:pPr>
              <w:spacing w:before="0"/>
              <w:rPr>
                <w:rFonts w:ascii="Times New Roman"/>
                <w:sz w:val="17"/>
              </w:rPr>
            </w:pPr>
          </w:p>
        </w:tc>
      </w:tr>
    </w:tbl>
    <w:p w:rsidRPr="00752E9C" w:rsidR="000C05AE" w:rsidP="0054317C" w:rsidRDefault="000C05AE" w14:paraId="62CCBC71" w14:textId="77777777">
      <w:pPr>
        <w:spacing w:before="0"/>
      </w:pPr>
    </w:p>
    <w:p w:rsidRPr="00752E9C" w:rsidR="00BB58DC" w:rsidP="0054317C" w:rsidRDefault="00BB58DC" w14:paraId="636621DA" w14:textId="77777777">
      <w:pPr>
        <w:spacing w:before="0"/>
        <w:sectPr w:rsidRPr="00752E9C" w:rsidR="00BB58DC" w:rsidSect="0054317C">
          <w:pgSz w:w="12240" w:h="15840" w:orient="portrait" w:code="1"/>
          <w:pgMar w:top="720" w:right="720" w:bottom="720" w:left="720" w:header="720" w:footer="288" w:gutter="0"/>
          <w:cols w:space="720"/>
          <w:docGrid w:linePitch="299"/>
        </w:sectPr>
      </w:pPr>
    </w:p>
    <w:p w:rsidRPr="00752E9C" w:rsidR="00AE7A77" w:rsidP="008C6C50" w:rsidRDefault="0075605A" w14:paraId="602D8A20" w14:textId="75389DA6">
      <w:pPr>
        <w:pStyle w:val="GraphicAnchor"/>
      </w:pPr>
      <w:r>
        <w:rPr>
          <w:noProof/>
        </w:rPr>
        <w:lastRenderedPageBreak/>
        <mc:AlternateContent>
          <mc:Choice Requires="wps">
            <w:drawing>
              <wp:anchor distT="45720" distB="45720" distL="114300" distR="114300" simplePos="0" relativeHeight="251750400" behindDoc="0" locked="0" layoutInCell="1" allowOverlap="1" wp14:anchorId="1804EEE8" wp14:editId="281599EB">
                <wp:simplePos x="0" y="0"/>
                <wp:positionH relativeFrom="column">
                  <wp:posOffset>-355600</wp:posOffset>
                </wp:positionH>
                <wp:positionV relativeFrom="paragraph">
                  <wp:posOffset>0</wp:posOffset>
                </wp:positionV>
                <wp:extent cx="2076450" cy="9271000"/>
                <wp:effectExtent l="0" t="0" r="1905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9271000"/>
                        </a:xfrm>
                        <a:prstGeom prst="rect">
                          <a:avLst/>
                        </a:prstGeom>
                        <a:solidFill>
                          <a:srgbClr val="FFFFFF"/>
                        </a:solidFill>
                        <a:ln w="9525">
                          <a:solidFill>
                            <a:srgbClr val="000000"/>
                          </a:solidFill>
                          <a:miter lim="800000"/>
                          <a:headEnd/>
                          <a:tailEnd/>
                        </a:ln>
                      </wps:spPr>
                      <wps:txbx>
                        <w:txbxContent>
                          <w:p w:rsidRPr="007C4B70" w:rsidR="0075605A" w:rsidP="0075605A" w:rsidRDefault="0075605A" w14:paraId="1B3FD1E7" w14:textId="5FA30412">
                            <w:pPr>
                              <w:jc w:val="center"/>
                              <w:rPr>
                                <w:b/>
                                <w:bCs/>
                                <w:color w:val="70AD47" w:themeColor="accent6"/>
                                <w:sz w:val="36"/>
                                <w:szCs w:val="36"/>
                              </w:rPr>
                            </w:pPr>
                            <w:r w:rsidRPr="007C4B70">
                              <w:rPr>
                                <w:b/>
                                <w:bCs/>
                                <w:color w:val="70AD47" w:themeColor="accent6"/>
                                <w:sz w:val="36"/>
                                <w:szCs w:val="36"/>
                              </w:rPr>
                              <w:t>References</w:t>
                            </w:r>
                          </w:p>
                          <w:p w:rsidRPr="0075605A" w:rsidR="0075605A" w:rsidP="0075605A" w:rsidRDefault="0075605A" w14:paraId="0BE01C8E" w14:textId="41099012">
                            <w:pPr>
                              <w:rPr>
                                <w:b/>
                                <w:bCs/>
                                <w:color w:val="70AD47" w:themeColor="accent6"/>
                              </w:rPr>
                            </w:pPr>
                            <w:r>
                              <w:rPr>
                                <w:b/>
                                <w:bCs/>
                                <w:color w:val="70AD47" w:themeColor="accent6"/>
                              </w:rPr>
                              <w:t xml:space="preserve">Include an APA reference list here. </w:t>
                            </w:r>
                            <w:del w:author="Author" w:id="9">
                              <w:r w:rsidDel="006D26EF">
                                <w:rPr>
                                  <w:b/>
                                  <w:bCs/>
                                  <w:color w:val="70AD47" w:themeColor="accent6"/>
                                </w:rPr>
                                <w:delText xml:space="preserve"> </w:delText>
                              </w:r>
                            </w:del>
                            <w:r>
                              <w:rPr>
                                <w:b/>
                                <w:bCs/>
                                <w:color w:val="70AD47" w:themeColor="accent6"/>
                              </w:rPr>
                              <w:t>All sources should appear here, as well as cited in text wherever you have summarized the information from that source.</w:t>
                            </w:r>
                            <w:r w:rsidR="007C4B70">
                              <w:rPr>
                                <w:b/>
                                <w:bCs/>
                                <w:color w:val="70AD47" w:themeColor="accent6"/>
                              </w:rPr>
                              <w:t xml:space="preserve"> Scholarly sources include the GCU Library, the eBook, and c</w:t>
                            </w:r>
                            <w:ins w:author="Author" w:id="10">
                              <w:r w:rsidR="00176389">
                                <w:rPr>
                                  <w:b/>
                                  <w:bCs/>
                                  <w:color w:val="70AD47" w:themeColor="accent6"/>
                                </w:rPr>
                                <w:t>lass</w:t>
                              </w:r>
                            </w:ins>
                            <w:del w:author="Author" w:id="11">
                              <w:r w:rsidDel="00176389" w:rsidR="007C4B70">
                                <w:rPr>
                                  <w:b/>
                                  <w:bCs/>
                                  <w:color w:val="70AD47" w:themeColor="accent6"/>
                                </w:rPr>
                                <w:delText>ourse</w:delText>
                              </w:r>
                            </w:del>
                            <w:r w:rsidR="007C4B70">
                              <w:rPr>
                                <w:b/>
                                <w:bCs/>
                                <w:color w:val="70AD47" w:themeColor="accent6"/>
                              </w:rPr>
                              <w:t xml:space="preserve"> resources.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804EEE8">
                <v:stroke joinstyle="miter"/>
                <v:path gradientshapeok="t" o:connecttype="rect"/>
              </v:shapetype>
              <v:shape id="Text Box 2" style="position:absolute;margin-left:-28pt;margin-top:0;width:163.5pt;height:730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">
                <v:textbox>
                  <w:txbxContent>
                    <w:p w:rsidRPr="007C4B70" w:rsidR="0075605A" w:rsidP="0075605A" w:rsidRDefault="0075605A" w14:paraId="1B3FD1E7" w14:textId="5FA30412">
                      <w:pPr>
                        <w:jc w:val="center"/>
                        <w:rPr>
                          <w:b/>
                          <w:bCs/>
                          <w:color w:val="70AD47" w:themeColor="accent6"/>
                          <w:sz w:val="36"/>
                          <w:szCs w:val="36"/>
                        </w:rPr>
                      </w:pPr>
                      <w:r w:rsidRPr="007C4B70">
                        <w:rPr>
                          <w:b/>
                          <w:bCs/>
                          <w:color w:val="70AD47" w:themeColor="accent6"/>
                          <w:sz w:val="36"/>
                          <w:szCs w:val="36"/>
                        </w:rPr>
                        <w:t>References</w:t>
                      </w:r>
                    </w:p>
                    <w:p w:rsidRPr="0075605A" w:rsidR="0075605A" w:rsidP="0075605A" w:rsidRDefault="0075605A" w14:paraId="0BE01C8E" w14:textId="41099012">
                      <w:pPr>
                        <w:rPr>
                          <w:b/>
                          <w:bCs/>
                          <w:color w:val="70AD47" w:themeColor="accent6"/>
                        </w:rPr>
                      </w:pPr>
                      <w:r>
                        <w:rPr>
                          <w:b/>
                          <w:bCs/>
                          <w:color w:val="70AD47" w:themeColor="accent6"/>
                        </w:rPr>
                        <w:t xml:space="preserve">Include an APA reference list here. </w:t>
                      </w:r>
                      <w:del w:author="Author" w:id="12">
                        <w:r w:rsidDel="006D26EF">
                          <w:rPr>
                            <w:b/>
                            <w:bCs/>
                            <w:color w:val="70AD47" w:themeColor="accent6"/>
                          </w:rPr>
                          <w:delText xml:space="preserve"> </w:delText>
                        </w:r>
                      </w:del>
                      <w:r>
                        <w:rPr>
                          <w:b/>
                          <w:bCs/>
                          <w:color w:val="70AD47" w:themeColor="accent6"/>
                        </w:rPr>
                        <w:t>All sources should appear here, as well as cited in text wherever you have summarized the information from that source.</w:t>
                      </w:r>
                      <w:r w:rsidR="007C4B70">
                        <w:rPr>
                          <w:b/>
                          <w:bCs/>
                          <w:color w:val="70AD47" w:themeColor="accent6"/>
                        </w:rPr>
                        <w:t xml:space="preserve"> Scholarly sources include the GCU Library, the eBook, and c</w:t>
                      </w:r>
                      <w:ins w:author="Author" w:id="13">
                        <w:r w:rsidR="00176389">
                          <w:rPr>
                            <w:b/>
                            <w:bCs/>
                            <w:color w:val="70AD47" w:themeColor="accent6"/>
                          </w:rPr>
                          <w:t>lass</w:t>
                        </w:r>
                      </w:ins>
                      <w:del w:author="Author" w:id="14">
                        <w:r w:rsidDel="00176389" w:rsidR="007C4B70">
                          <w:rPr>
                            <w:b/>
                            <w:bCs/>
                            <w:color w:val="70AD47" w:themeColor="accent6"/>
                          </w:rPr>
                          <w:delText>ourse</w:delText>
                        </w:r>
                      </w:del>
                      <w:r w:rsidR="007C4B70">
                        <w:rPr>
                          <w:b/>
                          <w:bCs/>
                          <w:color w:val="70AD47" w:themeColor="accent6"/>
                        </w:rPr>
                        <w:t xml:space="preserve"> resources.</w:t>
                      </w:r>
                    </w:p>
                  </w:txbxContent>
                </v:textbox>
              </v:shape>
            </w:pict>
          </mc:Fallback>
        </mc:AlternateContent>
      </w:r>
      <w:r w:rsidR="00045461">
        <w:rPr>
          <w:noProof/>
        </w:rPr>
        <mc:AlternateContent>
          <mc:Choice Requires="wpg">
            <w:drawing>
              <wp:anchor distT="0" distB="0" distL="114300" distR="114300" simplePos="0" relativeHeight="251736064" behindDoc="1" locked="0" layoutInCell="1" allowOverlap="1" wp14:anchorId="67B65D25" wp14:editId="02785516">
                <wp:simplePos x="0" y="0"/>
                <wp:positionH relativeFrom="column">
                  <wp:posOffset>-457200</wp:posOffset>
                </wp:positionH>
                <wp:positionV relativeFrom="paragraph">
                  <wp:posOffset>-457200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a14="http://schemas.microsoft.com/office/drawing/2010/main" xmlns:adec="http://schemas.microsoft.com/office/drawing/2017/decorative" xmlns:a="http://schemas.openxmlformats.org/drawingml/2006/main">
            <w:pict>
              <v:group id="Group 3" style="position:absolute;margin-left:-36pt;margin-top:-36pt;width:611.8pt;height:792.5pt;z-index:-251580416" alt="&quot;&quot;" coordsize="77700,100646" o:spid="_x0000_s1026" w14:anchorId="696AE8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&#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AutoShape 42" style="position:absolute;left:53054;top:92392;width:24646;height:8254;visibility:visible;mso-wrap-style:square;v-text-anchor:top" coordsize="3882,1300" o:spid="_x0000_s1028"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rsidTr="1C10F2EB" w14:paraId="68E992D6" w14:textId="77777777">
        <w:trPr>
          <w:trHeight w:val="4829"/>
        </w:trPr>
        <w:tc>
          <w:tcPr>
            <w:tcW w:w="2630" w:type="dxa"/>
            <w:tcMar/>
          </w:tcPr>
          <w:p w:rsidR="00BB58DC" w:rsidP="00AF724B" w:rsidRDefault="00BB58DC" w14:paraId="4E18D6F9" w14:textId="77777777">
            <w:pPr>
              <w:rPr>
                <w:rFonts w:ascii="Times New Roman"/>
                <w:sz w:val="17"/>
              </w:rPr>
            </w:pPr>
          </w:p>
        </w:tc>
        <w:tc>
          <w:tcPr>
            <w:tcW w:w="1056" w:type="dxa"/>
            <w:tcMar/>
          </w:tcPr>
          <w:p w:rsidR="00BB58DC" w:rsidP="00AF724B" w:rsidRDefault="00BB58DC" w14:paraId="29FBF722" w14:textId="77777777">
            <w:pPr>
              <w:rPr>
                <w:rFonts w:ascii="Times New Roman"/>
                <w:sz w:val="17"/>
              </w:rPr>
            </w:pPr>
          </w:p>
        </w:tc>
        <w:tc>
          <w:tcPr>
            <w:tcW w:w="7356" w:type="dxa"/>
            <w:tcMar>
              <w:right w:w="288" w:type="dxa"/>
            </w:tcMar>
          </w:tcPr>
          <w:p w:rsidRPr="00926854" w:rsidR="0088286D" w:rsidP="0088286D" w:rsidRDefault="0088286D" w14:paraId="2D9BF94A" w14:textId="77777777">
            <w:pPr>
              <w:pStyle w:val="H1Headers"/>
            </w:pPr>
            <w:r>
              <w:rPr>
                <w:b/>
                <w:bCs/>
                <w:color w:val="70AD47" w:themeColor="accent6"/>
                <w:sz w:val="40"/>
                <w:szCs w:val="40"/>
              </w:rPr>
              <w:t>Stigmas</w:t>
            </w:r>
          </w:p>
          <w:p w:rsidR="0088286D" w:rsidP="0088286D" w:rsidRDefault="0088286D" w14:paraId="53B74474" w14:textId="51884AAC">
            <w:r w:rsidR="0088286D">
              <w:rPr/>
              <w:t xml:space="preserve">In this section, explain at least three stigmas a person with this disorder may face. Stigmas are stereotypes, myths about the disorder, or false assumptions people have about a person with this disorder. </w:t>
            </w:r>
            <w:r w:rsidRPr="008A2CFA" w:rsidR="0088286D">
              <w:rPr>
                <w:spacing w:val="2"/>
              </w:rPr>
              <w:t>This section should be a minimum of 100 words</w:t>
            </w:r>
            <w:r w:rsidR="0088286D">
              <w:rPr>
                <w:spacing w:val="2"/>
              </w:rPr>
              <w:t>, but you are welcome to write more</w:t>
            </w:r>
            <w:r w:rsidRPr="008A2CFA" w:rsidR="0088286D">
              <w:rPr>
                <w:spacing w:val="2"/>
              </w:rPr>
              <w:t>. Summarize information from your sources and include supportive APA in</w:t>
            </w:r>
            <w:r w:rsidR="00176389">
              <w:rPr>
                <w:spacing w:val="2"/>
              </w:rPr>
              <w:t>-</w:t>
            </w:r>
            <w:r w:rsidRPr="008A2CFA" w:rsidR="0088286D">
              <w:rPr>
                <w:spacing w:val="2"/>
              </w:rPr>
              <w:t>text citation in each section on your brochure</w:t>
            </w:r>
            <w:r w:rsidR="0088286D">
              <w:rPr>
                <w:spacing w:val="2"/>
              </w:rPr>
              <w:t>.</w:t>
            </w:r>
          </w:p>
          <w:p w:rsidR="0088286D" w:rsidP="0088286D" w:rsidRDefault="0088286D" w14:paraId="38C9F54D" w14:textId="77777777">
            <w:pPr>
              <w:rPr>
                <w:spacing w:val="2"/>
              </w:rPr>
            </w:pPr>
          </w:p>
          <w:p w:rsidR="0088286D" w:rsidP="00BB58DC" w:rsidRDefault="0088286D" w14:paraId="0B5AA630" w14:textId="77777777">
            <w:pPr>
              <w:pStyle w:val="H1Headers"/>
              <w:rPr>
                <w:b/>
                <w:bCs/>
                <w:color w:val="70AD47" w:themeColor="accent6"/>
                <w:sz w:val="40"/>
                <w:szCs w:val="40"/>
              </w:rPr>
            </w:pPr>
          </w:p>
          <w:p w:rsidRPr="00BB58DC" w:rsidR="00BB58DC" w:rsidP="00BB58DC" w:rsidRDefault="009B1FBD" w14:paraId="4244A3AD" w14:textId="36D458AD">
            <w:pPr>
              <w:pStyle w:val="H1Headers"/>
            </w:pPr>
            <w:r>
              <w:rPr>
                <w:b/>
                <w:bCs/>
                <w:color w:val="70AD47" w:themeColor="accent6"/>
                <w:sz w:val="40"/>
                <w:szCs w:val="40"/>
              </w:rPr>
              <w:t>Symptoms of the disorder</w:t>
            </w:r>
          </w:p>
          <w:p w:rsidRPr="000C05AE" w:rsidR="009B1FBD" w:rsidP="009B1FBD" w:rsidRDefault="009B1FBD" w14:paraId="315A1BCF" w14:textId="6159BF85">
            <w:r w:rsidR="009B1FBD">
              <w:rPr/>
              <w:t>In this section of the brochure, explain the specific symptoms of the disorder</w:t>
            </w:r>
            <w:r w:rsidR="009B1FBD">
              <w:rPr/>
              <w:t xml:space="preserve">. </w:t>
            </w:r>
            <w:r w:rsidRPr="008A2CFA" w:rsidR="009B1FBD">
              <w:rPr>
                <w:spacing w:val="2"/>
              </w:rPr>
              <w:t>Make sure to include a variety of symptoms. For example, are there specific behaviors we see in a person with this disorder, patterns in their interactions with others, ways they experience the world, behavioral symptoms, psychological or physical symptoms</w:t>
            </w:r>
            <w:r w:rsidR="003F2960">
              <w:rPr>
                <w:spacing w:val="2"/>
              </w:rPr>
              <w:t xml:space="preserve">? </w:t>
            </w:r>
            <w:r w:rsidRPr="008A2CFA" w:rsidR="009B1FBD">
              <w:rPr>
                <w:spacing w:val="2"/>
              </w:rPr>
              <w:t>This section should be a minimum of 100 words</w:t>
            </w:r>
            <w:r w:rsidR="009B1FBD">
              <w:rPr>
                <w:spacing w:val="2"/>
              </w:rPr>
              <w:t>, but you are welcome to write more</w:t>
            </w:r>
            <w:r w:rsidRPr="008A2CFA" w:rsidR="009B1FBD">
              <w:rPr>
                <w:spacing w:val="2"/>
              </w:rPr>
              <w:t>. Summarize information from your sources and include supportive APA in</w:t>
            </w:r>
            <w:r w:rsidR="003F2960">
              <w:rPr>
                <w:spacing w:val="2"/>
              </w:rPr>
              <w:t>-</w:t>
            </w:r>
            <w:r w:rsidRPr="008A2CFA" w:rsidR="009B1FBD">
              <w:rPr>
                <w:spacing w:val="2"/>
              </w:rPr>
              <w:t>text citation</w:t>
            </w:r>
            <w:r w:rsidR="003F2960">
              <w:rPr>
                <w:spacing w:val="2"/>
              </w:rPr>
              <w:t>s</w:t>
            </w:r>
            <w:r w:rsidRPr="008A2CFA" w:rsidR="009B1FBD">
              <w:rPr>
                <w:spacing w:val="2"/>
              </w:rPr>
              <w:t xml:space="preserve"> in each section on your brochure.</w:t>
            </w:r>
          </w:p>
        </w:tc>
      </w:tr>
      <w:tr w:rsidR="00926854" w:rsidTr="1C10F2EB" w14:paraId="41965724" w14:textId="77777777">
        <w:trPr>
          <w:trHeight w:val="869"/>
        </w:trPr>
        <w:tc>
          <w:tcPr>
            <w:tcW w:w="2630" w:type="dxa"/>
            <w:vMerge w:val="restart"/>
            <w:tcMar/>
            <w:vAlign w:val="center"/>
          </w:tcPr>
          <w:p w:rsidRPr="00926854" w:rsidR="0075605A" w:rsidP="0075605A" w:rsidRDefault="0075605A" w14:paraId="1C5007EB" w14:textId="55B4D4E1">
            <w:pPr>
              <w:pStyle w:val="SidebarBody"/>
            </w:pPr>
          </w:p>
        </w:tc>
        <w:tc>
          <w:tcPr>
            <w:tcW w:w="1056" w:type="dxa"/>
            <w:tcMar/>
          </w:tcPr>
          <w:p w:rsidR="00926854" w:rsidP="00AF724B" w:rsidRDefault="00926854" w14:paraId="454C8D39" w14:textId="77777777">
            <w:pPr>
              <w:rPr>
                <w:rFonts w:ascii="Times New Roman"/>
                <w:sz w:val="17"/>
              </w:rPr>
            </w:pPr>
          </w:p>
        </w:tc>
        <w:tc>
          <w:tcPr>
            <w:tcW w:w="7356" w:type="dxa"/>
            <w:tcMar/>
          </w:tcPr>
          <w:p w:rsidR="00926854" w:rsidP="008916A6" w:rsidRDefault="00926854" w14:paraId="24D2AF28" w14:textId="56B6B6FE">
            <w:pPr>
              <w:spacing w:before="120"/>
              <w:rPr>
                <w:rFonts w:ascii="Times New Roman"/>
                <w:sz w:val="17"/>
              </w:rPr>
            </w:pPr>
          </w:p>
        </w:tc>
      </w:tr>
      <w:tr w:rsidR="00926854" w:rsidTr="1C10F2EB" w14:paraId="37120AA1" w14:textId="77777777">
        <w:trPr>
          <w:trHeight w:val="144"/>
        </w:trPr>
        <w:tc>
          <w:tcPr>
            <w:tcW w:w="2630" w:type="dxa"/>
            <w:vMerge/>
            <w:tcMar/>
            <w:vAlign w:val="bottom"/>
          </w:tcPr>
          <w:p w:rsidRPr="000C05AE" w:rsidR="00926854" w:rsidP="00AF724B" w:rsidRDefault="00926854" w14:paraId="3F99D01A" w14:textId="77777777">
            <w:pPr>
              <w:pStyle w:val="SidebarBold"/>
            </w:pPr>
          </w:p>
        </w:tc>
        <w:tc>
          <w:tcPr>
            <w:tcW w:w="1056" w:type="dxa"/>
            <w:tcMar/>
          </w:tcPr>
          <w:p w:rsidR="00926854" w:rsidP="00806B1F" w:rsidRDefault="00926854" w14:paraId="0AD14EFD" w14:textId="77777777">
            <w:pPr>
              <w:spacing w:before="0"/>
              <w:rPr>
                <w:rFonts w:ascii="Times New Roman"/>
                <w:sz w:val="17"/>
              </w:rPr>
            </w:pPr>
          </w:p>
        </w:tc>
        <w:tc>
          <w:tcPr>
            <w:tcW w:w="7356" w:type="dxa"/>
            <w:tcMar/>
          </w:tcPr>
          <w:p w:rsidR="00926854" w:rsidP="00806B1F" w:rsidRDefault="00926854" w14:paraId="1ACFF5B6" w14:textId="77777777">
            <w:pPr>
              <w:spacing w:before="0"/>
              <w:rPr>
                <w:rFonts w:ascii="Times New Roman"/>
                <w:sz w:val="17"/>
              </w:rPr>
            </w:pPr>
          </w:p>
        </w:tc>
      </w:tr>
      <w:tr w:rsidR="00926854" w:rsidTr="1C10F2EB" w14:paraId="390D75ED" w14:textId="77777777">
        <w:trPr>
          <w:trHeight w:val="5472"/>
        </w:trPr>
        <w:tc>
          <w:tcPr>
            <w:tcW w:w="2630" w:type="dxa"/>
            <w:vMerge/>
            <w:tcMar/>
          </w:tcPr>
          <w:p w:rsidR="00926854" w:rsidP="00AF724B" w:rsidRDefault="00926854" w14:paraId="4A2E8F37" w14:textId="77777777">
            <w:pPr>
              <w:rPr>
                <w:rFonts w:ascii="Times New Roman"/>
                <w:sz w:val="17"/>
              </w:rPr>
            </w:pPr>
          </w:p>
        </w:tc>
        <w:tc>
          <w:tcPr>
            <w:tcW w:w="1056" w:type="dxa"/>
            <w:tcMar/>
          </w:tcPr>
          <w:p w:rsidR="00926854" w:rsidP="00AF724B" w:rsidRDefault="00926854" w14:paraId="77390AD1" w14:textId="77777777">
            <w:pPr>
              <w:rPr>
                <w:rFonts w:ascii="Times New Roman"/>
                <w:sz w:val="17"/>
              </w:rPr>
            </w:pPr>
          </w:p>
        </w:tc>
        <w:tc>
          <w:tcPr>
            <w:tcW w:w="7356" w:type="dxa"/>
            <w:tcMar>
              <w:right w:w="288" w:type="dxa"/>
            </w:tcMar>
          </w:tcPr>
          <w:p w:rsidR="006D31F2" w:rsidP="006D31F2" w:rsidRDefault="006D31F2" w14:paraId="4A5B021B" w14:textId="7C7C227D">
            <w:pPr>
              <w:pStyle w:val="H1Headers"/>
              <w:rPr>
                <w:b/>
                <w:bCs/>
                <w:color w:val="70AD47" w:themeColor="accent6"/>
                <w:sz w:val="40"/>
                <w:szCs w:val="40"/>
              </w:rPr>
            </w:pPr>
            <w:r>
              <w:rPr>
                <w:b/>
                <w:bCs/>
                <w:color w:val="70AD47" w:themeColor="accent6"/>
                <w:sz w:val="40"/>
                <w:szCs w:val="40"/>
              </w:rPr>
              <w:t>Treatments</w:t>
            </w:r>
          </w:p>
          <w:p w:rsidR="006D31F2" w:rsidP="006D31F2" w:rsidRDefault="006D31F2" w14:paraId="6EBF5F2E" w14:textId="73C90F1E">
            <w:r w:rsidRPr="008A2CFA" w:rsidR="006D31F2">
              <w:rPr>
                <w:spacing w:val="2"/>
              </w:rPr>
              <w:t>In</w:t>
            </w:r>
            <w:r w:rsidR="006D31F2">
              <w:rPr>
                <w:spacing w:val="2"/>
              </w:rPr>
              <w:t xml:space="preserve"> this section, explain at least three research </w:t>
            </w:r>
            <w:bookmarkStart w:name="_Int_kzYA7KSe" w:id="23"/>
            <w:r w:rsidR="006D31F2">
              <w:rPr>
                <w:spacing w:val="2"/>
              </w:rPr>
              <w:t>supported</w:t>
            </w:r>
            <w:bookmarkEnd w:id="23"/>
            <w:r w:rsidR="006D31F2">
              <w:rPr>
                <w:spacing w:val="2"/>
              </w:rPr>
              <w:t xml:space="preserve"> treatments for this specific disorder, AND the benefits of each treatment</w:t>
            </w:r>
            <w:r w:rsidR="006D31F2">
              <w:rPr>
                <w:spacing w:val="2"/>
              </w:rPr>
              <w:t xml:space="preserve">. </w:t>
            </w:r>
            <w:r w:rsidRPr="008A2CFA" w:rsidR="006D31F2">
              <w:rPr>
                <w:spacing w:val="2"/>
              </w:rPr>
              <w:t xml:space="preserve">Examples may include medications specific to treating neurotransmitter dysfunction, specific types of therapies proven to help with symptoms, and so forth. Explain the benefits of each treatment as well. For example, how does each treatment help with specific symptoms of the disorder and/or why might this be a good </w:t>
            </w:r>
            <w:r w:rsidRPr="008A2CFA" w:rsidR="006D31F2">
              <w:rPr>
                <w:spacing w:val="2"/>
              </w:rPr>
              <w:t>option</w:t>
            </w:r>
            <w:r w:rsidRPr="008A2CFA" w:rsidR="006D31F2">
              <w:rPr>
                <w:spacing w:val="2"/>
              </w:rPr>
              <w:t xml:space="preserve"> for someone to use as part of their treatment plan? This section should be a minimum of 100 words</w:t>
            </w:r>
            <w:r w:rsidR="006D31F2">
              <w:rPr>
                <w:spacing w:val="2"/>
              </w:rPr>
              <w:t>, but you are welcome to write more</w:t>
            </w:r>
            <w:r w:rsidRPr="008A2CFA" w:rsidR="006D31F2">
              <w:rPr>
                <w:spacing w:val="2"/>
              </w:rPr>
              <w:t>. Summarize information from your sources and include supportive APA in</w:t>
            </w:r>
            <w:r w:rsidR="006440D3">
              <w:rPr>
                <w:spacing w:val="2"/>
              </w:rPr>
              <w:t>-</w:t>
            </w:r>
            <w:r w:rsidRPr="008A2CFA" w:rsidR="006D31F2">
              <w:rPr>
                <w:spacing w:val="2"/>
              </w:rPr>
              <w:t>text citation in each section on your brochure</w:t>
            </w:r>
            <w:r w:rsidR="006D31F2">
              <w:rPr>
                <w:spacing w:val="2"/>
              </w:rPr>
              <w:t>.</w:t>
            </w:r>
          </w:p>
          <w:p w:rsidRPr="00926854" w:rsidR="006D31F2" w:rsidP="00704062" w:rsidRDefault="006D31F2" w14:paraId="7DDA4171" w14:textId="3EB362E5"/>
        </w:tc>
      </w:tr>
    </w:tbl>
    <w:p w:rsidR="00AE7A77" w:rsidP="00093AAD" w:rsidRDefault="00AE7A77" w14:paraId="55A694C1" w14:textId="617CD9D7">
      <w:pPr>
        <w:pStyle w:val="GraphicAnchor"/>
      </w:pPr>
    </w:p>
    <w:sectPr w:rsidR="00AE7A77" w:rsidSect="0054317C">
      <w:pgSz w:w="12240" w:h="15840" w:orient="portrait"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5DA3" w:rsidP="00315A80" w:rsidRDefault="001D5DA3" w14:paraId="102941FC" w14:textId="77777777">
      <w:r>
        <w:separator/>
      </w:r>
    </w:p>
  </w:endnote>
  <w:endnote w:type="continuationSeparator" w:id="0">
    <w:p w:rsidR="001D5DA3" w:rsidP="00315A80" w:rsidRDefault="001D5DA3" w14:paraId="20C1011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altName w:val="Franklin Gothic Book"/>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5DA3" w:rsidP="00315A80" w:rsidRDefault="001D5DA3" w14:paraId="0F5AE2F2" w14:textId="77777777">
      <w:r>
        <w:separator/>
      </w:r>
    </w:p>
  </w:footnote>
  <w:footnote w:type="continuationSeparator" w:id="0">
    <w:p w:rsidR="001D5DA3" w:rsidP="00315A80" w:rsidRDefault="001D5DA3" w14:paraId="078286F5" w14:textId="77777777">
      <w:r>
        <w:continuationSeparator/>
      </w:r>
    </w:p>
  </w:footnote>
</w:footnotes>
</file>

<file path=word/intelligence2.xml><?xml version="1.0" encoding="utf-8"?>
<int2:intelligence xmlns:int2="http://schemas.microsoft.com/office/intelligence/2020/intelligence">
  <int2:observations>
    <int2:bookmark int2:bookmarkName="_Int_kbcsNV4J" int2:invalidationBookmarkName="" int2:hashCode="IbGN2zoCDQpUqW" int2:id="6wbOTVWb">
      <int2:state int2:type="LegacyProofing" int2:value="Rejected"/>
    </int2:bookmark>
    <int2:bookmark int2:bookmarkName="_Int_IXL8fr1G" int2:invalidationBookmarkName="" int2:hashCode="uhd9rSTDe4aCkV" int2:id="3JHiVQDB">
      <int2:state int2:type="LegacyProofing" int2:value="Rejected"/>
    </int2:bookmark>
    <int2:bookmark int2:bookmarkName="_Int_MGXMyrpO" int2:invalidationBookmarkName="" int2:hashCode="uVAj6EFm+tjgAl" int2:id="aUmTrHWJ">
      <int2:state int2:type="LegacyProofing" int2:value="Rejected"/>
    </int2:bookmark>
    <int2:bookmark int2:bookmarkName="_Int_DKyTcGA1" int2:invalidationBookmarkName="" int2:hashCode="Ro/UrxPuf2UjIB" int2:id="fVGOCr72">
      <int2:state int2:type="AugLoop_Text_Critique" int2:value="Rejected"/>
    </int2:bookmark>
    <int2:bookmark int2:bookmarkName="_Int_kzYA7KSe" int2:invalidationBookmarkName="" int2:hashCode="Kl6bGxcOlFYxeU" int2:id="wij6qWrt">
      <int2:state int2:type="LegacyProofing" int2:value="Rejected"/>
    </int2:bookmark>
    <int2:bookmark int2:bookmarkName="_Int_tXgQhhdm" int2:invalidationBookmarkName="" int2:hashCode="Y3cNKVeQBGoHtF" int2:id="c7aQNMnH">
      <int2:state int2:type="AugLoop_Acronyms_Acronyms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A8F"/>
    <w:rsid w:val="00007813"/>
    <w:rsid w:val="00045461"/>
    <w:rsid w:val="00093AAD"/>
    <w:rsid w:val="000C05AE"/>
    <w:rsid w:val="000D4706"/>
    <w:rsid w:val="000E152C"/>
    <w:rsid w:val="00116C6A"/>
    <w:rsid w:val="00176389"/>
    <w:rsid w:val="001D5DA3"/>
    <w:rsid w:val="001E1615"/>
    <w:rsid w:val="00265387"/>
    <w:rsid w:val="002721C6"/>
    <w:rsid w:val="00295A0B"/>
    <w:rsid w:val="002D1F6E"/>
    <w:rsid w:val="00315A80"/>
    <w:rsid w:val="0031711C"/>
    <w:rsid w:val="003679B4"/>
    <w:rsid w:val="00397B87"/>
    <w:rsid w:val="003F2960"/>
    <w:rsid w:val="00402BB3"/>
    <w:rsid w:val="00444FF9"/>
    <w:rsid w:val="00445498"/>
    <w:rsid w:val="004C267E"/>
    <w:rsid w:val="00503834"/>
    <w:rsid w:val="005200DC"/>
    <w:rsid w:val="0054317C"/>
    <w:rsid w:val="0055362C"/>
    <w:rsid w:val="005F45A0"/>
    <w:rsid w:val="006374B8"/>
    <w:rsid w:val="006440D3"/>
    <w:rsid w:val="006766CC"/>
    <w:rsid w:val="006A2A8F"/>
    <w:rsid w:val="006D26EF"/>
    <w:rsid w:val="006D31F2"/>
    <w:rsid w:val="006D4D75"/>
    <w:rsid w:val="00704062"/>
    <w:rsid w:val="0074608E"/>
    <w:rsid w:val="00752E9C"/>
    <w:rsid w:val="0075605A"/>
    <w:rsid w:val="007C4B70"/>
    <w:rsid w:val="007D35E8"/>
    <w:rsid w:val="00806B1F"/>
    <w:rsid w:val="0088286D"/>
    <w:rsid w:val="008916A6"/>
    <w:rsid w:val="008A16DB"/>
    <w:rsid w:val="008A2CFA"/>
    <w:rsid w:val="008C6C50"/>
    <w:rsid w:val="00902EB8"/>
    <w:rsid w:val="00926854"/>
    <w:rsid w:val="009730E0"/>
    <w:rsid w:val="009B1FBD"/>
    <w:rsid w:val="009F06ED"/>
    <w:rsid w:val="00A31214"/>
    <w:rsid w:val="00AD742F"/>
    <w:rsid w:val="00AE7A77"/>
    <w:rsid w:val="00B14E69"/>
    <w:rsid w:val="00BB58DC"/>
    <w:rsid w:val="00C14DA9"/>
    <w:rsid w:val="00C3744D"/>
    <w:rsid w:val="00CA67D7"/>
    <w:rsid w:val="00CB727E"/>
    <w:rsid w:val="00CD6688"/>
    <w:rsid w:val="00D22630"/>
    <w:rsid w:val="00D231DD"/>
    <w:rsid w:val="00D234FD"/>
    <w:rsid w:val="00D3415B"/>
    <w:rsid w:val="00D61301"/>
    <w:rsid w:val="00EF5F37"/>
    <w:rsid w:val="00F0230B"/>
    <w:rsid w:val="00F500E9"/>
    <w:rsid w:val="00F822D3"/>
    <w:rsid w:val="00FB3BBB"/>
    <w:rsid w:val="070CCF13"/>
    <w:rsid w:val="1C10F2EB"/>
    <w:rsid w:val="45A7182C"/>
    <w:rsid w:val="6FACC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71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hAnsiTheme="majorHAnsi" w:eastAsiaTheme="majorEastAsia" w:cstheme="majorBidi"/>
      <w:color w:val="6DB1E4"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styleId="TableParagraph" w:customStyle="1">
    <w:name w:val="Table Paragraph"/>
    <w:basedOn w:val="Normal"/>
    <w:uiPriority w:val="1"/>
    <w:semiHidden/>
    <w:qFormat/>
  </w:style>
  <w:style w:type="paragraph" w:styleId="MastheadGREEN" w:customStyle="1">
    <w:name w:val="Masthead GREEN"/>
    <w:basedOn w:val="Normal"/>
    <w:qFormat/>
    <w:rsid w:val="008C6C50"/>
    <w:pPr>
      <w:spacing w:before="241"/>
      <w:ind w:left="20"/>
    </w:pPr>
    <w:rPr>
      <w:rFonts w:asciiTheme="majorHAnsi" w:hAnsiTheme="majorHAnsi"/>
      <w:color w:val="009949" w:themeColor="accent4"/>
      <w:sz w:val="120"/>
    </w:rPr>
  </w:style>
  <w:style w:type="paragraph" w:styleId="H1Headers" w:customStyle="1">
    <w:name w:val="H1 Headers"/>
    <w:basedOn w:val="Normal"/>
    <w:uiPriority w:val="1"/>
    <w:qFormat/>
    <w:rsid w:val="00D22630"/>
    <w:pPr>
      <w:spacing w:before="105"/>
      <w:ind w:left="20"/>
    </w:pPr>
    <w:rPr>
      <w:sz w:val="48"/>
    </w:rPr>
  </w:style>
  <w:style w:type="paragraph" w:styleId="H2SidebarGREEN" w:customStyle="1">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styleId="SidebarBold" w:customStyle="1">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styleId="SidebarBody" w:customStyle="1">
    <w:name w:val="Sidebar Body"/>
    <w:basedOn w:val="Normal"/>
    <w:uiPriority w:val="4"/>
    <w:qFormat/>
    <w:rsid w:val="0054317C"/>
    <w:pPr>
      <w:spacing w:before="0" w:line="276" w:lineRule="auto"/>
      <w:ind w:left="14" w:right="14"/>
    </w:pPr>
    <w:rPr>
      <w:sz w:val="20"/>
    </w:rPr>
  </w:style>
  <w:style w:type="paragraph" w:styleId="H2SidebarBLUE" w:customStyle="1">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styleId="MastheadBLUE" w:customStyle="1">
    <w:name w:val="Masthead BLUE"/>
    <w:basedOn w:val="Normal"/>
    <w:qFormat/>
    <w:rsid w:val="008C6C50"/>
    <w:pPr>
      <w:spacing w:before="241"/>
      <w:ind w:left="20"/>
    </w:pPr>
    <w:rPr>
      <w:rFonts w:asciiTheme="majorHAnsi" w:hAnsiTheme="majorHAnsi"/>
      <w:color w:val="008ED1" w:themeColor="accent2"/>
      <w:sz w:val="120"/>
    </w:rPr>
  </w:style>
  <w:style w:type="character" w:styleId="BodyTextChar" w:customStyle="1">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styleId="Heading1Char" w:customStyle="1">
    <w:name w:val="Heading 1 Char"/>
    <w:basedOn w:val="DefaultParagraphFont"/>
    <w:link w:val="Heading1"/>
    <w:uiPriority w:val="9"/>
    <w:semiHidden/>
    <w:rsid w:val="008C6C50"/>
    <w:rPr>
      <w:rFonts w:asciiTheme="majorHAnsi" w:hAnsiTheme="majorHAnsi" w:eastAsiaTheme="majorEastAsia" w:cstheme="majorBidi"/>
      <w:color w:val="6DB1E4" w:themeColor="accent1" w:themeShade="BF"/>
      <w:sz w:val="32"/>
      <w:szCs w:val="32"/>
      <w:lang w:bidi="en-US"/>
    </w:rPr>
  </w:style>
  <w:style w:type="table" w:styleId="TableGrid">
    <w:name w:val="Table Grid"/>
    <w:basedOn w:val="TableNormal"/>
    <w:uiPriority w:val="39"/>
    <w:rsid w:val="000C05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raphicAnchor" w:customStyle="1">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8C6C50"/>
    <w:rPr>
      <w:rFonts w:ascii="Times New Roman" w:hAnsi="Times New Roman" w:eastAsia="Franklin Gothic Book" w:cs="Times New Roman"/>
      <w:color w:val="171717" w:themeColor="background2" w:themeShade="1A"/>
      <w:sz w:val="18"/>
      <w:szCs w:val="18"/>
      <w:lang w:bidi="en-US"/>
    </w:rPr>
  </w:style>
  <w:style w:type="character" w:styleId="HeaderChar" w:customStyle="1">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styleId="FooterChar" w:customStyle="1">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microsoft.com/office/2020/10/relationships/intelligence" Target="intelligence2.xml" Id="R3c2d5127985043c0"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endnotes" Target="end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lasterloftus\AppData\Roaming\Microsoft\Templates\Classroom%20newsletter.dotx" TargetMode="External"/></Relationships>
</file>

<file path=word/theme/theme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MediaServiceKeyPoints xmlns="b457ba54-12e9-41a3-ab87-ffd5bc645430"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B5760C-645C-47F0-9138-A4E265F86B4A}">
  <ds:schemaRefs>
    <ds:schemaRef ds:uri="http://schemas.microsoft.com/sharepoint/v3/contenttype/forms"/>
  </ds:schemaRefs>
</ds:datastoreItem>
</file>

<file path=customXml/itemProps2.xml><?xml version="1.0" encoding="utf-8"?>
<ds:datastoreItem xmlns:ds="http://schemas.openxmlformats.org/officeDocument/2006/customXml" ds:itemID="{5BCFBEAE-85A3-4DD4-88D9-6AEF2991AFB0}"/>
</file>

<file path=customXml/itemProps3.xml><?xml version="1.0" encoding="utf-8"?>
<ds:datastoreItem xmlns:ds="http://schemas.openxmlformats.org/officeDocument/2006/customXml" ds:itemID="{58451C55-17E4-4AA7-82E7-7AA2F7E2167E}">
  <ds:schemaRefs>
    <ds:schemaRef ds:uri="http://schemas.openxmlformats.org/officeDocument/2006/bibliography"/>
  </ds:schemaRefs>
</ds:datastoreItem>
</file>

<file path=customXml/itemProps4.xml><?xml version="1.0" encoding="utf-8"?>
<ds:datastoreItem xmlns:ds="http://schemas.openxmlformats.org/officeDocument/2006/customXml" ds:itemID="{F789706F-81CD-4D67-A17D-8674FB7F6610}">
  <ds:schemaRef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http://purl.org/dc/terms/"/>
    <ds:schemaRef ds:uri="http://purl.org/dc/dcmitype/"/>
    <ds:schemaRef ds:uri="http://schemas.microsoft.com/office/2006/metadata/properties"/>
    <ds:schemaRef ds:uri="http://purl.org/dc/elements/1.1/"/>
    <ds:schemaRef ds:uri="37d47695-dda2-48a2-87bc-2a1f7ac7fedc"/>
    <ds:schemaRef ds:uri="b3b59848-949a-4ed4-8036-feb011ce2b52"/>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Classroom newsletter.dotx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Suzy Belonga (GCE)</cp:lastModifiedBy>
  <cp:revision>3</cp:revision>
  <dcterms:created xsi:type="dcterms:W3CDTF">2022-06-13T21:28:00Z</dcterms:created>
  <dcterms:modified xsi:type="dcterms:W3CDTF">2022-06-28T19:51:16Z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ies>
</file>